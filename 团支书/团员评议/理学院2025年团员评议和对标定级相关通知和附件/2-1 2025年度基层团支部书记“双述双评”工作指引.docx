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34ABF">
      <w:pPr>
        <w:widowControl w:val="0"/>
        <w:snapToGrid w:val="0"/>
        <w:spacing w:line="520" w:lineRule="exact"/>
        <w:ind w:firstLine="0" w:firstLineChars="0"/>
        <w:jc w:val="center"/>
        <w:rPr>
          <w:rFonts w:ascii="Times New Roman" w:hAnsi="Times New Roman" w:eastAsia="方正小标宋简体" w:cs="Times New Roman"/>
          <w:sz w:val="44"/>
          <w:szCs w:val="44"/>
        </w:rPr>
      </w:pPr>
      <w:r>
        <w:rPr>
          <w:rFonts w:ascii="Times New Roman" w:hAnsi="Times New Roman" w:eastAsia="方正小标宋简体" w:cs="Times New Roman"/>
          <w:sz w:val="44"/>
          <w:szCs w:val="44"/>
        </w:rPr>
        <w:t>202</w:t>
      </w:r>
      <w:r>
        <w:rPr>
          <w:rFonts w:hint="eastAsia" w:ascii="Times New Roman" w:hAnsi="Times New Roman" w:eastAsia="方正小标宋简体" w:cs="Times New Roman"/>
          <w:sz w:val="44"/>
          <w:szCs w:val="44"/>
          <w:lang w:val="en-US" w:eastAsia="zh-CN"/>
        </w:rPr>
        <w:t>5</w:t>
      </w:r>
      <w:r>
        <w:rPr>
          <w:rFonts w:ascii="Times New Roman" w:hAnsi="Times New Roman" w:eastAsia="方正小标宋简体" w:cs="Times New Roman"/>
          <w:sz w:val="44"/>
          <w:szCs w:val="44"/>
        </w:rPr>
        <w:t>年度基层团支部书记“双述双评”</w:t>
      </w:r>
    </w:p>
    <w:p w14:paraId="5FA8E02D">
      <w:pPr>
        <w:widowControl w:val="0"/>
        <w:snapToGrid w:val="0"/>
        <w:spacing w:line="520" w:lineRule="exact"/>
        <w:ind w:firstLine="0" w:firstLineChars="0"/>
        <w:jc w:val="center"/>
        <w:rPr>
          <w:rFonts w:ascii="Times New Roman" w:hAnsi="Times New Roman" w:eastAsia="方正小标宋简体" w:cs="Times New Roman"/>
          <w:sz w:val="44"/>
          <w:szCs w:val="44"/>
        </w:rPr>
      </w:pPr>
      <w:r>
        <w:rPr>
          <w:rFonts w:ascii="Times New Roman" w:hAnsi="Times New Roman" w:eastAsia="方正小标宋简体" w:cs="Times New Roman"/>
          <w:sz w:val="44"/>
          <w:szCs w:val="44"/>
        </w:rPr>
        <w:t>工作指引</w:t>
      </w:r>
    </w:p>
    <w:p w14:paraId="103E1901">
      <w:pPr>
        <w:spacing w:line="520" w:lineRule="exact"/>
        <w:ind w:firstLine="640"/>
        <w:rPr>
          <w:rFonts w:ascii="Times New Roman" w:hAnsi="Times New Roman" w:eastAsia="仿宋_GB2312" w:cs="Times New Roman"/>
          <w:sz w:val="32"/>
          <w:szCs w:val="44"/>
        </w:rPr>
      </w:pPr>
    </w:p>
    <w:p w14:paraId="34D6EEA0">
      <w:pPr>
        <w:keepNext w:val="0"/>
        <w:keepLines w:val="0"/>
        <w:pageBreakBefore w:val="0"/>
        <w:widowControl/>
        <w:kinsoku/>
        <w:wordWrap/>
        <w:overflowPunct/>
        <w:topLinePunct w:val="0"/>
        <w:autoSpaceDE/>
        <w:autoSpaceDN/>
        <w:bidi w:val="0"/>
        <w:adjustRightInd/>
        <w:snapToGrid/>
        <w:spacing w:line="560" w:lineRule="exact"/>
        <w:ind w:firstLine="640"/>
        <w:textAlignment w:val="auto"/>
        <w:rPr>
          <w:rFonts w:ascii="Times New Roman" w:hAnsi="Times New Roman" w:eastAsia="仿宋_GB2312" w:cs="Times New Roman"/>
          <w:sz w:val="32"/>
          <w:szCs w:val="44"/>
        </w:rPr>
      </w:pPr>
      <w:r>
        <w:rPr>
          <w:rFonts w:ascii="Times New Roman" w:hAnsi="Times New Roman" w:eastAsia="仿宋_GB2312" w:cs="Times New Roman"/>
          <w:sz w:val="32"/>
          <w:szCs w:val="44"/>
        </w:rPr>
        <w:t>“双述双评”是指团支部书记</w:t>
      </w:r>
      <w:r>
        <w:rPr>
          <w:rFonts w:hint="eastAsia" w:ascii="Times New Roman" w:hAnsi="Times New Roman" w:eastAsia="仿宋_GB2312" w:cs="Times New Roman"/>
          <w:sz w:val="32"/>
          <w:szCs w:val="44"/>
        </w:rPr>
        <w:t>带头学习习近平新时代中国特色社会主义思想、党的</w:t>
      </w:r>
      <w:r>
        <w:rPr>
          <w:rFonts w:hint="eastAsia" w:ascii="Times New Roman" w:hAnsi="Times New Roman" w:eastAsia="仿宋_GB2312" w:cs="Times New Roman"/>
          <w:sz w:val="32"/>
          <w:szCs w:val="44"/>
          <w:lang w:val="en-US" w:eastAsia="zh-CN"/>
        </w:rPr>
        <w:t>二十</w:t>
      </w:r>
      <w:r>
        <w:rPr>
          <w:rFonts w:hint="eastAsia" w:ascii="Times New Roman" w:hAnsi="Times New Roman" w:eastAsia="仿宋_GB2312" w:cs="Times New Roman"/>
          <w:sz w:val="32"/>
          <w:szCs w:val="44"/>
        </w:rPr>
        <w:t>大精神</w:t>
      </w:r>
      <w:r>
        <w:rPr>
          <w:rFonts w:hint="eastAsia" w:ascii="Times New Roman" w:hAnsi="Times New Roman" w:eastAsia="仿宋_GB2312" w:cs="Times New Roman"/>
          <w:sz w:val="32"/>
          <w:szCs w:val="44"/>
          <w:lang w:val="en-US" w:eastAsia="zh-CN"/>
        </w:rPr>
        <w:t>以及党的二十届四中全会精神等</w:t>
      </w:r>
      <w:r>
        <w:rPr>
          <w:rFonts w:hint="eastAsia" w:ascii="Times New Roman" w:hAnsi="Times New Roman" w:eastAsia="仿宋_GB2312" w:cs="Times New Roman"/>
          <w:sz w:val="32"/>
          <w:szCs w:val="44"/>
        </w:rPr>
        <w:t>进行述学；围绕今年以来履职尽责情况进行述职。</w:t>
      </w:r>
      <w:r>
        <w:rPr>
          <w:rFonts w:ascii="Times New Roman" w:hAnsi="Times New Roman" w:eastAsia="仿宋_GB2312" w:cs="Times New Roman"/>
          <w:sz w:val="32"/>
          <w:szCs w:val="44"/>
        </w:rPr>
        <w:t>上级团组织指派团建指导员对团支部书记述学述职情况进行考评、团员对团支部书记进行评议。本年度相关工作具体如下：</w:t>
      </w:r>
    </w:p>
    <w:p w14:paraId="2524DA63">
      <w:pPr>
        <w:keepNext w:val="0"/>
        <w:keepLines w:val="0"/>
        <w:pageBreakBefore w:val="0"/>
        <w:widowControl/>
        <w:kinsoku/>
        <w:wordWrap/>
        <w:overflowPunct/>
        <w:topLinePunct w:val="0"/>
        <w:autoSpaceDE/>
        <w:autoSpaceDN/>
        <w:bidi w:val="0"/>
        <w:adjustRightInd/>
        <w:snapToGrid/>
        <w:spacing w:line="560" w:lineRule="exact"/>
        <w:ind w:firstLine="643"/>
        <w:textAlignment w:val="auto"/>
        <w:rPr>
          <w:rFonts w:ascii="Times New Roman" w:hAnsi="Times New Roman" w:eastAsia="楷体" w:cs="Times New Roman"/>
          <w:b/>
          <w:sz w:val="32"/>
          <w:szCs w:val="44"/>
        </w:rPr>
      </w:pPr>
      <w:r>
        <w:rPr>
          <w:rFonts w:ascii="Times New Roman" w:hAnsi="Times New Roman" w:eastAsia="楷体" w:cs="Times New Roman"/>
          <w:b/>
          <w:sz w:val="32"/>
          <w:szCs w:val="44"/>
        </w:rPr>
        <w:t>1. 提前设计安排</w:t>
      </w:r>
      <w:bookmarkStart w:id="0" w:name="_GoBack"/>
      <w:bookmarkEnd w:id="0"/>
    </w:p>
    <w:p w14:paraId="1A092158">
      <w:pPr>
        <w:keepNext w:val="0"/>
        <w:keepLines w:val="0"/>
        <w:pageBreakBefore w:val="0"/>
        <w:widowControl/>
        <w:kinsoku/>
        <w:wordWrap/>
        <w:overflowPunct/>
        <w:topLinePunct w:val="0"/>
        <w:autoSpaceDE/>
        <w:autoSpaceDN/>
        <w:bidi w:val="0"/>
        <w:adjustRightInd/>
        <w:snapToGrid/>
        <w:spacing w:line="560" w:lineRule="exact"/>
        <w:ind w:firstLine="640"/>
        <w:textAlignment w:val="auto"/>
        <w:rPr>
          <w:rFonts w:ascii="Times New Roman" w:hAnsi="Times New Roman" w:eastAsia="仿宋_GB2312" w:cs="Times New Roman"/>
          <w:sz w:val="32"/>
          <w:szCs w:val="44"/>
        </w:rPr>
      </w:pPr>
      <w:r>
        <w:rPr>
          <w:rFonts w:ascii="Times New Roman" w:hAnsi="Times New Roman" w:eastAsia="仿宋_GB2312" w:cs="Times New Roman"/>
          <w:sz w:val="32"/>
          <w:szCs w:val="44"/>
        </w:rPr>
        <w:t>各学院分团委要结合《团章》《中国共产主义青年团支部工作条例（试行）》等规定要求的支部基本任务和自身实际，制定团支部书记职责清单，并提前下发至各团支部书记；要依据前期制定的《团建指导员花名册》，组织团建指导员对团支部落实《江南大学基层团支部工作清单（试行）》情况和团支部书记职责履行情况进行专项检查，并填写《团建指导员专项检查登记表》（见附件</w:t>
      </w:r>
      <w:r>
        <w:rPr>
          <w:rFonts w:hint="eastAsia" w:ascii="Times New Roman" w:hAnsi="Times New Roman" w:eastAsia="仿宋_GB2312" w:cs="Times New Roman"/>
          <w:sz w:val="32"/>
          <w:szCs w:val="44"/>
        </w:rPr>
        <w:t>2</w:t>
      </w:r>
      <w:r>
        <w:rPr>
          <w:rFonts w:ascii="Times New Roman" w:hAnsi="Times New Roman" w:eastAsia="仿宋_GB2312" w:cs="Times New Roman"/>
          <w:sz w:val="32"/>
          <w:szCs w:val="44"/>
        </w:rPr>
        <w:t>-2）。</w:t>
      </w:r>
    </w:p>
    <w:p w14:paraId="3EF5DE5E">
      <w:pPr>
        <w:keepNext w:val="0"/>
        <w:keepLines w:val="0"/>
        <w:pageBreakBefore w:val="0"/>
        <w:widowControl/>
        <w:kinsoku/>
        <w:wordWrap/>
        <w:overflowPunct/>
        <w:topLinePunct w:val="0"/>
        <w:autoSpaceDE/>
        <w:autoSpaceDN/>
        <w:bidi w:val="0"/>
        <w:adjustRightInd/>
        <w:snapToGrid/>
        <w:spacing w:line="560" w:lineRule="exact"/>
        <w:ind w:firstLine="640"/>
        <w:textAlignment w:val="auto"/>
        <w:rPr>
          <w:rFonts w:ascii="Times New Roman" w:hAnsi="Times New Roman" w:eastAsia="仿宋_GB2312" w:cs="Times New Roman"/>
          <w:sz w:val="32"/>
          <w:szCs w:val="44"/>
        </w:rPr>
      </w:pPr>
      <w:r>
        <w:rPr>
          <w:rFonts w:ascii="Times New Roman" w:hAnsi="Times New Roman" w:eastAsia="仿宋_GB2312" w:cs="Times New Roman"/>
          <w:sz w:val="32"/>
          <w:szCs w:val="44"/>
        </w:rPr>
        <w:t>团支部书记需对照团支部书记职责清单，认真撰写述学述职报告，并在述评会召开前提交给上级团组织；上级团组织和团建指导员根据团支部建设专项检查结果和团支部书记述学述职报告，撰写团支部书记点评报告，报告要客观公正，不仅要讲成绩，也要点问题，并对下一步个人履职以及支部工作提出明确要求。</w:t>
      </w:r>
    </w:p>
    <w:p w14:paraId="4DC93D78">
      <w:pPr>
        <w:keepNext w:val="0"/>
        <w:keepLines w:val="0"/>
        <w:pageBreakBefore w:val="0"/>
        <w:widowControl/>
        <w:kinsoku/>
        <w:wordWrap/>
        <w:overflowPunct/>
        <w:topLinePunct w:val="0"/>
        <w:autoSpaceDE/>
        <w:autoSpaceDN/>
        <w:bidi w:val="0"/>
        <w:adjustRightInd/>
        <w:snapToGrid/>
        <w:spacing w:line="560" w:lineRule="exact"/>
        <w:ind w:firstLine="643"/>
        <w:textAlignment w:val="auto"/>
        <w:rPr>
          <w:rFonts w:ascii="Times New Roman" w:hAnsi="Times New Roman" w:eastAsia="楷体" w:cs="Times New Roman"/>
          <w:b/>
          <w:sz w:val="32"/>
          <w:szCs w:val="44"/>
        </w:rPr>
      </w:pPr>
      <w:r>
        <w:rPr>
          <w:rFonts w:ascii="Times New Roman" w:hAnsi="Times New Roman" w:eastAsia="楷体" w:cs="Times New Roman"/>
          <w:b/>
          <w:sz w:val="32"/>
          <w:szCs w:val="44"/>
        </w:rPr>
        <w:t>2. 召开支部大会</w:t>
      </w:r>
    </w:p>
    <w:p w14:paraId="1FAF43E1">
      <w:pPr>
        <w:keepNext w:val="0"/>
        <w:keepLines w:val="0"/>
        <w:pageBreakBefore w:val="0"/>
        <w:widowControl/>
        <w:kinsoku/>
        <w:wordWrap/>
        <w:overflowPunct/>
        <w:topLinePunct w:val="0"/>
        <w:autoSpaceDE/>
        <w:autoSpaceDN/>
        <w:bidi w:val="0"/>
        <w:adjustRightInd/>
        <w:snapToGrid/>
        <w:spacing w:line="560" w:lineRule="exact"/>
        <w:ind w:firstLine="640"/>
        <w:textAlignment w:val="auto"/>
        <w:rPr>
          <w:rFonts w:ascii="Times New Roman" w:hAnsi="Times New Roman" w:eastAsia="仿宋_GB2312" w:cs="Times New Roman"/>
          <w:sz w:val="32"/>
          <w:szCs w:val="44"/>
        </w:rPr>
      </w:pPr>
      <w:r>
        <w:rPr>
          <w:rFonts w:ascii="Times New Roman" w:hAnsi="Times New Roman" w:eastAsia="仿宋_GB2312" w:cs="Times New Roman"/>
          <w:sz w:val="32"/>
          <w:szCs w:val="44"/>
        </w:rPr>
        <w:t>各学院分团委负责统筹所属团支部书记述评会召开时间，要安排团建指导员等列席会议，会议由团建指导员主持，议程应包含团支部书记述学述职、团建指导员点评、团员对团支书进行评议三个环节。会前，各团支部要把述学述职报告及相关工作向全体团员公开，出席会议的团员不得少于总数三分之二。</w:t>
      </w:r>
    </w:p>
    <w:p w14:paraId="78FEE33A">
      <w:pPr>
        <w:keepNext w:val="0"/>
        <w:keepLines w:val="0"/>
        <w:pageBreakBefore w:val="0"/>
        <w:widowControl/>
        <w:kinsoku/>
        <w:wordWrap/>
        <w:overflowPunct/>
        <w:topLinePunct w:val="0"/>
        <w:autoSpaceDE/>
        <w:autoSpaceDN/>
        <w:bidi w:val="0"/>
        <w:adjustRightInd/>
        <w:snapToGrid/>
        <w:spacing w:line="560" w:lineRule="exact"/>
        <w:ind w:firstLine="640"/>
        <w:textAlignment w:val="auto"/>
        <w:rPr>
          <w:rFonts w:ascii="Times New Roman" w:hAnsi="Times New Roman" w:eastAsia="仿宋_GB2312" w:cs="Times New Roman"/>
          <w:sz w:val="32"/>
          <w:szCs w:val="44"/>
        </w:rPr>
      </w:pPr>
      <w:r>
        <w:rPr>
          <w:rFonts w:ascii="Times New Roman" w:hAnsi="Times New Roman" w:eastAsia="仿宋_GB2312" w:cs="Times New Roman"/>
          <w:sz w:val="32"/>
          <w:szCs w:val="44"/>
        </w:rPr>
        <w:t>团建指导员代表上级团组织对团支部书记进行点评，组织团员以无记名的形式填写《团支部书记评议表》（见附件</w:t>
      </w:r>
      <w:r>
        <w:rPr>
          <w:rFonts w:hint="eastAsia" w:ascii="Times New Roman" w:hAnsi="Times New Roman" w:eastAsia="仿宋_GB2312" w:cs="Times New Roman"/>
          <w:sz w:val="32"/>
          <w:szCs w:val="44"/>
        </w:rPr>
        <w:t>2</w:t>
      </w:r>
      <w:r>
        <w:rPr>
          <w:rFonts w:ascii="Times New Roman" w:hAnsi="Times New Roman" w:eastAsia="仿宋_GB2312" w:cs="Times New Roman"/>
          <w:sz w:val="32"/>
          <w:szCs w:val="44"/>
        </w:rPr>
        <w:t>-3）对其进行评议，并在规定时间内投入票箱，由团建指导员组织计票，并填写《团支部书记评议情况统计表》（见附件</w:t>
      </w:r>
      <w:r>
        <w:rPr>
          <w:rFonts w:hint="eastAsia" w:ascii="Times New Roman" w:hAnsi="Times New Roman" w:eastAsia="仿宋_GB2312" w:cs="Times New Roman"/>
          <w:sz w:val="32"/>
          <w:szCs w:val="44"/>
        </w:rPr>
        <w:t>2</w:t>
      </w:r>
      <w:r>
        <w:rPr>
          <w:rFonts w:ascii="Times New Roman" w:hAnsi="Times New Roman" w:eastAsia="仿宋_GB2312" w:cs="Times New Roman"/>
          <w:sz w:val="32"/>
          <w:szCs w:val="44"/>
        </w:rPr>
        <w:t>-4）和《团支部书记“双述双评”工作情况汇总表》（见附件</w:t>
      </w:r>
      <w:r>
        <w:rPr>
          <w:rFonts w:hint="eastAsia" w:ascii="Times New Roman" w:hAnsi="Times New Roman" w:eastAsia="仿宋_GB2312" w:cs="Times New Roman"/>
          <w:sz w:val="32"/>
          <w:szCs w:val="44"/>
        </w:rPr>
        <w:t>2</w:t>
      </w:r>
      <w:r>
        <w:rPr>
          <w:rFonts w:ascii="Times New Roman" w:hAnsi="Times New Roman" w:eastAsia="仿宋_GB2312" w:cs="Times New Roman"/>
          <w:sz w:val="32"/>
          <w:szCs w:val="44"/>
        </w:rPr>
        <w:t>-5）。</w:t>
      </w:r>
    </w:p>
    <w:p w14:paraId="6704C533">
      <w:pPr>
        <w:keepNext w:val="0"/>
        <w:keepLines w:val="0"/>
        <w:pageBreakBefore w:val="0"/>
        <w:widowControl/>
        <w:kinsoku/>
        <w:wordWrap/>
        <w:overflowPunct/>
        <w:topLinePunct w:val="0"/>
        <w:autoSpaceDE/>
        <w:autoSpaceDN/>
        <w:bidi w:val="0"/>
        <w:adjustRightInd/>
        <w:snapToGrid/>
        <w:spacing w:line="560" w:lineRule="exact"/>
        <w:ind w:firstLine="643"/>
        <w:textAlignment w:val="auto"/>
        <w:rPr>
          <w:rFonts w:ascii="Times New Roman" w:hAnsi="Times New Roman" w:eastAsia="楷体" w:cs="Times New Roman"/>
          <w:b/>
          <w:sz w:val="32"/>
          <w:szCs w:val="44"/>
        </w:rPr>
      </w:pPr>
      <w:r>
        <w:rPr>
          <w:rFonts w:ascii="Times New Roman" w:hAnsi="Times New Roman" w:eastAsia="楷体" w:cs="Times New Roman"/>
          <w:b/>
          <w:sz w:val="32"/>
          <w:szCs w:val="44"/>
        </w:rPr>
        <w:t>3. 做好结果运用</w:t>
      </w:r>
    </w:p>
    <w:p w14:paraId="3412FC03">
      <w:pPr>
        <w:keepNext w:val="0"/>
        <w:keepLines w:val="0"/>
        <w:pageBreakBefore w:val="0"/>
        <w:widowControl/>
        <w:kinsoku/>
        <w:wordWrap/>
        <w:overflowPunct/>
        <w:topLinePunct w:val="0"/>
        <w:autoSpaceDE/>
        <w:autoSpaceDN/>
        <w:bidi w:val="0"/>
        <w:adjustRightInd/>
        <w:snapToGrid/>
        <w:spacing w:line="560" w:lineRule="exact"/>
        <w:ind w:firstLine="640"/>
        <w:textAlignment w:val="auto"/>
        <w:rPr>
          <w:rFonts w:ascii="Times New Roman" w:hAnsi="Times New Roman" w:eastAsia="仿宋_GB2312" w:cs="Times New Roman"/>
          <w:sz w:val="32"/>
          <w:szCs w:val="44"/>
        </w:rPr>
      </w:pPr>
      <w:r>
        <w:rPr>
          <w:rFonts w:ascii="Times New Roman" w:hAnsi="Times New Roman" w:eastAsia="仿宋_GB2312" w:cs="Times New Roman"/>
          <w:sz w:val="32"/>
          <w:szCs w:val="44"/>
        </w:rPr>
        <w:t>各学院分团委综合团建指导员检查情况、团员评议结果及团支部书记现实表现对团支部书记进行综合评定，分为“好”“中”“差”三个等次。结果评定为“好”的团支书所在支部的“对标定级”结果原则上应当为5星级（≥90分），团支书评议情况将作为</w:t>
      </w:r>
      <w:r>
        <w:rPr>
          <w:rFonts w:hint="eastAsia" w:ascii="Times New Roman" w:hAnsi="Times New Roman" w:eastAsia="仿宋_GB2312" w:cs="Times New Roman"/>
          <w:sz w:val="32"/>
          <w:szCs w:val="44"/>
          <w:lang w:val="en-US" w:eastAsia="zh-CN"/>
        </w:rPr>
        <w:t>下一年度</w:t>
      </w:r>
      <w:r>
        <w:rPr>
          <w:rFonts w:ascii="Times New Roman" w:hAnsi="Times New Roman" w:eastAsia="仿宋_GB2312" w:cs="Times New Roman"/>
          <w:sz w:val="32"/>
          <w:szCs w:val="44"/>
        </w:rPr>
        <w:t>优秀团干部评选的重要依据。</w:t>
      </w:r>
    </w:p>
    <w:p w14:paraId="4D04B6A1">
      <w:pPr>
        <w:keepNext w:val="0"/>
        <w:keepLines w:val="0"/>
        <w:pageBreakBefore w:val="0"/>
        <w:widowControl/>
        <w:kinsoku/>
        <w:wordWrap/>
        <w:overflowPunct/>
        <w:topLinePunct w:val="0"/>
        <w:autoSpaceDE/>
        <w:autoSpaceDN/>
        <w:bidi w:val="0"/>
        <w:adjustRightInd/>
        <w:snapToGrid/>
        <w:spacing w:line="560" w:lineRule="exact"/>
        <w:ind w:firstLine="640"/>
        <w:textAlignment w:val="auto"/>
        <w:rPr>
          <w:rFonts w:ascii="Times New Roman" w:hAnsi="Times New Roman" w:eastAsia="仿宋" w:cs="Times New Roman"/>
          <w:sz w:val="32"/>
          <w:szCs w:val="44"/>
        </w:rPr>
      </w:pPr>
      <w:r>
        <w:rPr>
          <w:rFonts w:ascii="Times New Roman" w:hAnsi="Times New Roman" w:eastAsia="仿宋_GB2312" w:cs="Times New Roman"/>
          <w:sz w:val="32"/>
          <w:szCs w:val="44"/>
        </w:rPr>
        <w:t>对于“基础工作”未全部完成、“重点工作”有两项以上未完成或团员总体评价好评率低于50%的团支部书记，综合评定等次一般为“差”。对于综合评定等次为“差”的，上级团组织要指派团建指导员指导其制定并落实整改方案，帮扶团支部工作。基层团委要对整改情况进行核查，对仍不合格的团支部书记根据有关程序予以调整。</w:t>
      </w:r>
    </w:p>
    <w:sectPr>
      <w:headerReference r:id="rId7" w:type="first"/>
      <w:footerReference r:id="rId10" w:type="first"/>
      <w:headerReference r:id="rId5" w:type="default"/>
      <w:footerReference r:id="rId8" w:type="default"/>
      <w:headerReference r:id="rId6" w:type="even"/>
      <w:footerReference r:id="rId9" w:type="even"/>
      <w:pgSz w:w="11906" w:h="16838"/>
      <w:pgMar w:top="1985" w:right="1474" w:bottom="1814" w:left="1588"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InsRangeStart w:id="0" w:author="user" w:date="2021-11-29T15:15:00Z"/>
  <w:sdt>
    <w:sdtPr>
      <w:rPr/>
      <w:id w:val="-2066024614"/>
      <w:docPartObj>
        <w:docPartGallery w:val="autotext"/>
      </w:docPartObj>
    </w:sdtPr>
    <w:sdtEndPr>
      <w:rPr/>
    </w:sdtEndPr>
    <w:sdtContent>
      <w:customXmlInsRangeEnd w:id="0"/>
      <w:p w14:paraId="387670EE">
        <w:pPr>
          <w:pStyle w:val="4"/>
          <w:ind w:firstLine="360"/>
          <w:jc w:val="center"/>
          <w:rPr>
            <w:ins w:id="2" w:author="user" w:date="2021-11-29T15:15:00Z"/>
          </w:rPr>
        </w:pPr>
        <w:ins w:id="4" w:author="user" w:date="2021-11-29T15:15:00Z">
          <w:r>
            <w:rPr/>
            <w:fldChar w:fldCharType="begin"/>
          </w:r>
        </w:ins>
        <w:ins w:id="5" w:author="user" w:date="2021-11-29T15:15:00Z">
          <w:r>
            <w:rPr/>
            <w:instrText xml:space="preserve">PAGE   \* MERGEFORMAT</w:instrText>
          </w:r>
        </w:ins>
        <w:ins w:id="6" w:author="user" w:date="2021-11-29T15:15:00Z">
          <w:r>
            <w:rPr/>
            <w:fldChar w:fldCharType="separate"/>
          </w:r>
        </w:ins>
        <w:r>
          <w:rPr>
            <w:lang w:val="zh-CN"/>
          </w:rPr>
          <w:t>1</w:t>
        </w:r>
        <w:ins w:id="7" w:author="user" w:date="2021-11-29T15:15:00Z">
          <w:r>
            <w:rPr/>
            <w:fldChar w:fldCharType="end"/>
          </w:r>
        </w:ins>
      </w:p>
      <w:customXmlInsRangeStart w:id="9" w:author="user" w:date="2021-11-29T15:15:00Z"/>
    </w:sdtContent>
  </w:sdt>
  <w:customXmlInsRangeEnd w:id="9"/>
  <w:p w14:paraId="57C4F978">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7B25C">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80060">
    <w:pPr>
      <w:pStyle w:val="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D88A9">
    <w:pPr>
      <w:ind w:left="42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BD54E">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AD0D1">
    <w:pPr>
      <w:pStyle w:val="5"/>
      <w:ind w:firstLine="36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Q0ODg1ZmE1YWRiMzA2MzZiOWQ0ZGMyNWUxZWE5ZjQifQ=="/>
  </w:docVars>
  <w:rsids>
    <w:rsidRoot w:val="00C7344A"/>
    <w:rsid w:val="000B5621"/>
    <w:rsid w:val="000C3668"/>
    <w:rsid w:val="001236AE"/>
    <w:rsid w:val="0017039D"/>
    <w:rsid w:val="001B5EE9"/>
    <w:rsid w:val="001F4A14"/>
    <w:rsid w:val="003002C7"/>
    <w:rsid w:val="00327BE0"/>
    <w:rsid w:val="00355A9C"/>
    <w:rsid w:val="00391FB7"/>
    <w:rsid w:val="003C35B3"/>
    <w:rsid w:val="003E1521"/>
    <w:rsid w:val="00421CFB"/>
    <w:rsid w:val="00446240"/>
    <w:rsid w:val="00450607"/>
    <w:rsid w:val="00460388"/>
    <w:rsid w:val="0046499E"/>
    <w:rsid w:val="004756ED"/>
    <w:rsid w:val="00482F59"/>
    <w:rsid w:val="004A7C69"/>
    <w:rsid w:val="004E34B6"/>
    <w:rsid w:val="00556C5C"/>
    <w:rsid w:val="005620D7"/>
    <w:rsid w:val="005853B5"/>
    <w:rsid w:val="005C1291"/>
    <w:rsid w:val="0060609E"/>
    <w:rsid w:val="0062271D"/>
    <w:rsid w:val="00657AC4"/>
    <w:rsid w:val="0066504E"/>
    <w:rsid w:val="00665864"/>
    <w:rsid w:val="00680ABF"/>
    <w:rsid w:val="006A27FE"/>
    <w:rsid w:val="006B7E05"/>
    <w:rsid w:val="00736FF5"/>
    <w:rsid w:val="008630D5"/>
    <w:rsid w:val="00887C54"/>
    <w:rsid w:val="009577ED"/>
    <w:rsid w:val="00984D48"/>
    <w:rsid w:val="0099150F"/>
    <w:rsid w:val="009D2974"/>
    <w:rsid w:val="009E65E6"/>
    <w:rsid w:val="00A158E0"/>
    <w:rsid w:val="00A5031C"/>
    <w:rsid w:val="00AB2BF2"/>
    <w:rsid w:val="00AB2C9E"/>
    <w:rsid w:val="00AC1FAA"/>
    <w:rsid w:val="00AC349E"/>
    <w:rsid w:val="00AC4542"/>
    <w:rsid w:val="00AD2525"/>
    <w:rsid w:val="00BD0B95"/>
    <w:rsid w:val="00C43598"/>
    <w:rsid w:val="00C7344A"/>
    <w:rsid w:val="00CC7864"/>
    <w:rsid w:val="00CF7C31"/>
    <w:rsid w:val="00D43A1C"/>
    <w:rsid w:val="00D96A8E"/>
    <w:rsid w:val="00E4777A"/>
    <w:rsid w:val="00E844B6"/>
    <w:rsid w:val="00E93C5E"/>
    <w:rsid w:val="00EB1D9D"/>
    <w:rsid w:val="00F3167E"/>
    <w:rsid w:val="00F32C5F"/>
    <w:rsid w:val="00F70E09"/>
    <w:rsid w:val="00F962E2"/>
    <w:rsid w:val="00FD3441"/>
    <w:rsid w:val="04CB4E68"/>
    <w:rsid w:val="0F7868A6"/>
    <w:rsid w:val="1E63335B"/>
    <w:rsid w:val="20744ABB"/>
    <w:rsid w:val="28957020"/>
    <w:rsid w:val="3BDA29D0"/>
    <w:rsid w:val="513278D4"/>
    <w:rsid w:val="5FFC590C"/>
    <w:rsid w:val="62515FBB"/>
    <w:rsid w:val="732334FD"/>
    <w:rsid w:val="793B5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560" w:lineRule="exact"/>
      <w:ind w:firstLine="200" w:firstLineChars="20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1"/>
    <w:semiHidden/>
    <w:unhideWhenUsed/>
    <w:qFormat/>
    <w:uiPriority w:val="99"/>
    <w:pPr>
      <w:ind w:left="100" w:leftChars="2500"/>
    </w:pPr>
  </w:style>
  <w:style w:type="paragraph" w:styleId="3">
    <w:name w:val="Balloon Text"/>
    <w:basedOn w:val="1"/>
    <w:link w:val="12"/>
    <w:semiHidden/>
    <w:unhideWhenUsed/>
    <w:qFormat/>
    <w:uiPriority w:val="99"/>
    <w:pPr>
      <w:spacing w:line="240" w:lineRule="auto"/>
    </w:pPr>
    <w:rPr>
      <w:sz w:val="18"/>
      <w:szCs w:val="18"/>
    </w:rPr>
  </w:style>
  <w:style w:type="paragraph" w:styleId="4">
    <w:name w:val="footer"/>
    <w:basedOn w:val="1"/>
    <w:link w:val="9"/>
    <w:unhideWhenUsed/>
    <w:qFormat/>
    <w:uiPriority w:val="99"/>
    <w:pPr>
      <w:tabs>
        <w:tab w:val="center" w:pos="4153"/>
        <w:tab w:val="right" w:pos="8306"/>
      </w:tabs>
      <w:snapToGrid w:val="0"/>
      <w:spacing w:line="240" w:lineRule="atLeast"/>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character" w:customStyle="1" w:styleId="8">
    <w:name w:val="页眉 Char"/>
    <w:basedOn w:val="7"/>
    <w:link w:val="5"/>
    <w:qFormat/>
    <w:uiPriority w:val="99"/>
    <w:rPr>
      <w:sz w:val="18"/>
      <w:szCs w:val="18"/>
    </w:rPr>
  </w:style>
  <w:style w:type="character" w:customStyle="1" w:styleId="9">
    <w:name w:val="页脚 Char"/>
    <w:basedOn w:val="7"/>
    <w:link w:val="4"/>
    <w:qFormat/>
    <w:uiPriority w:val="99"/>
    <w:rPr>
      <w:sz w:val="18"/>
      <w:szCs w:val="18"/>
    </w:rPr>
  </w:style>
  <w:style w:type="character" w:styleId="10">
    <w:name w:val="Placeholder Text"/>
    <w:basedOn w:val="7"/>
    <w:semiHidden/>
    <w:qFormat/>
    <w:uiPriority w:val="99"/>
    <w:rPr>
      <w:color w:val="808080"/>
    </w:rPr>
  </w:style>
  <w:style w:type="character" w:customStyle="1" w:styleId="11">
    <w:name w:val="日期 Char"/>
    <w:basedOn w:val="7"/>
    <w:link w:val="2"/>
    <w:semiHidden/>
    <w:qFormat/>
    <w:uiPriority w:val="99"/>
  </w:style>
  <w:style w:type="character" w:customStyle="1" w:styleId="12">
    <w:name w:val="批注框文本 Char"/>
    <w:basedOn w:val="7"/>
    <w:link w:val="3"/>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Sky123.Org</Company>
  <Pages>2</Pages>
  <Words>1030</Words>
  <Characters>1050</Characters>
  <Lines>7</Lines>
  <Paragraphs>2</Paragraphs>
  <TotalTime>42</TotalTime>
  <ScaleCrop>false</ScaleCrop>
  <LinksUpToDate>false</LinksUpToDate>
  <CharactersWithSpaces>1053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2022-11-28T07:33:00Z</dcterms:created>
  <dc:creator>夏 京璟</dc:creator>
  <cp:lastModifiedBy>Administrator</cp:lastModifiedBy>
  <dcterms:modified xsi:type="dcterms:W3CDTF">2025-12-11T06:59:27Z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6296CD2250734C30952E89699C3A95DB</vt:lpwstr>
  </property>
  <property fmtid="{D5CDD505-2E9C-101B-9397-08002B2CF9AE}" pid="4" name="KSOTemplateDocerSaveRecord">
    <vt:lpwstr>eyJoZGlkIjoiMGQ0ODg1ZmE1YWRiMzA2MzZiOWQ0ZGMyNWUxZWE5ZjQiLCJ1c2VySWQiOiIxMjAxMjUyOTI3In0=</vt:lpwstr>
  </property>
</Properties>
</file>